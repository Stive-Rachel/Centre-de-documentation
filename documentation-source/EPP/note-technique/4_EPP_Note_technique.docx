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04AD2" w:rsidR="00204AD2" w:rsidP="00AA2544" w:rsidRDefault="00204AD2" w14:paraId="7E06B120" w14:textId="3B71AA05">
      <w:pPr>
        <w:shd w:val="clear" w:color="auto" w:fill="002060"/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fr-FR"/>
          <w14:ligatures w14:val="none"/>
        </w:rPr>
        <w:t>NOTE TECHNIQUE</w:t>
      </w:r>
      <w:r w:rsidR="003E16C0"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fr-FR"/>
          <w14:ligatures w14:val="none"/>
        </w:rPr>
        <w:t xml:space="preserve"> : </w:t>
      </w:r>
      <w:r w:rsidRPr="00204AD2"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fr-FR"/>
          <w14:ligatures w14:val="none"/>
        </w:rPr>
        <w:t>Module informatique de gestion des Parties Prenantes et des Activités d’Engagement (EPP)</w:t>
      </w:r>
    </w:p>
    <w:p w:rsidRPr="00204AD2" w:rsidR="00204AD2" w:rsidP="002C3BDC" w:rsidRDefault="00204AD2" w14:paraId="61C60B43" w14:textId="26BDC526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La mise en œuvre du Plan d’Engagement des Parties Prenantes (PEPP) du MCA-Bénin Régional, couvrant les projets </w:t>
      </w:r>
      <w:r w:rsidRPr="00AA2544" w:rsidR="00204AD2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fr-FR"/>
          <w14:ligatures w14:val="none"/>
        </w:rPr>
        <w:t>Infrastructure Corridor (IC)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r w:rsidRPr="00AA2544" w:rsidR="00204AD2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fr-FR"/>
          <w14:ligatures w14:val="none"/>
        </w:rPr>
        <w:t>Efficacité des Opérations du Corridor (EOC)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nécessite un dispositif structuré, traçable et harmonisé de gestion des parties prenantes et des activités d’engagement.</w:t>
      </w:r>
    </w:p>
    <w:p w:rsidRPr="00204AD2" w:rsidR="00204AD2" w:rsidP="002C3BDC" w:rsidRDefault="00204AD2" w14:paraId="05AB0619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module proposé vise à :</w:t>
      </w:r>
    </w:p>
    <w:p w:rsidRPr="00204AD2" w:rsidR="00204AD2" w:rsidP="00AA2544" w:rsidRDefault="00204AD2" w14:paraId="0D15B11F" w14:textId="7777777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centraliser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l’ensemble des informations relatives aux parties prenantes ;</w:t>
      </w:r>
    </w:p>
    <w:p w:rsidRPr="00204AD2" w:rsidR="00204AD2" w:rsidP="00AA2544" w:rsidRDefault="00204AD2" w14:paraId="1438A30B" w14:textId="777777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structurer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la planification et la mise en œuvre des activités d’engagement ;</w:t>
      </w:r>
    </w:p>
    <w:p w:rsidRPr="00204AD2" w:rsidR="00204AD2" w:rsidP="17FDF572" w:rsidRDefault="00204AD2" w14:paraId="5BD399FD" w14:textId="77777777">
      <w:pPr>
        <w:numPr>
          <w:ilvl w:val="0"/>
          <w:numId w:val="1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automatiser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le calcul des indicateurs PEPP ;</w:t>
      </w:r>
    </w:p>
    <w:p w:rsidRPr="00204AD2" w:rsidR="00204AD2" w:rsidP="00AA2544" w:rsidRDefault="00204AD2" w14:paraId="5FC75334" w14:textId="777777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faciliter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le suivi, le </w:t>
      </w:r>
      <w:proofErr w:type="spell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reporting</w:t>
      </w:r>
      <w:proofErr w:type="spell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l’aide à la décision.</w:t>
      </w:r>
    </w:p>
    <w:p w:rsidRPr="00204AD2" w:rsidR="00204AD2" w:rsidP="00AA2544" w:rsidRDefault="00204AD2" w14:paraId="7CCFD8FD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Ce module est conçu comme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 module intégré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AA254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au SGESSS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tout en pouvant fonctionner de manière autonome sur le périmètre EPP.</w:t>
      </w:r>
    </w:p>
    <w:p w:rsidRPr="00204AD2" w:rsidR="00204AD2" w:rsidP="002C3BDC" w:rsidRDefault="002C3BDC" w14:paraId="4CC45FB7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1. 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Objectifs du module</w:t>
      </w:r>
    </w:p>
    <w:p w:rsidRPr="00204AD2" w:rsidR="00204AD2" w:rsidP="002C3BDC" w:rsidRDefault="002C3BDC" w14:paraId="2498C86C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 Objectif général</w:t>
      </w:r>
    </w:p>
    <w:p w:rsidRPr="00204AD2" w:rsidR="00204AD2" w:rsidP="002C3BDC" w:rsidRDefault="00204AD2" w14:paraId="144DA204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Mettre à disposition du MCA-Bénin Régional un outil numérique intégré permettant de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planifier, suivre, analyser et rapporter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l’ensemble des activités d’engagement des parties prenantes, conformément au PEPP.</w:t>
      </w:r>
    </w:p>
    <w:p w:rsidRPr="00204AD2" w:rsidR="00204AD2" w:rsidP="002C3BDC" w:rsidRDefault="002C3BDC" w14:paraId="014D3193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 Objectifs spécifiques</w:t>
      </w:r>
    </w:p>
    <w:p w:rsidRPr="00204AD2" w:rsidR="00204AD2" w:rsidP="002C3BDC" w:rsidRDefault="00204AD2" w14:paraId="097377C6" w14:textId="77777777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Centraliser et structurer la base de données des parties prenantes du programme ;</w:t>
      </w:r>
    </w:p>
    <w:p w:rsidRPr="00204AD2" w:rsidR="00204AD2" w:rsidP="00AA2544" w:rsidRDefault="00204AD2" w14:paraId="2DC69038" w14:textId="711C256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Standardiser la planification des activités EPP (par projet, par catégorie, par zone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etc.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) ;</w:t>
      </w:r>
    </w:p>
    <w:p w:rsidRPr="00204AD2" w:rsidR="00204AD2" w:rsidP="002C3BDC" w:rsidRDefault="00204AD2" w14:paraId="3597768B" w14:textId="777777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Documenter rigoureusement la mise en œuvre des activités (qualitative et quantitative) </w:t>
      </w:r>
    </w:p>
    <w:p w:rsidRPr="00204AD2" w:rsidR="00204AD2" w:rsidP="00AA2544" w:rsidRDefault="00204AD2" w14:paraId="0EAB8B8D" w14:textId="777777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Produire automatiquement les indicateurs PEPP ;</w:t>
      </w:r>
    </w:p>
    <w:p w:rsidRPr="00204AD2" w:rsidR="00204AD2" w:rsidP="00AA2544" w:rsidRDefault="00204AD2" w14:paraId="6615624F" w14:textId="4D18E7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Générer des tableaux de bord analytiques et d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 joindre des rapports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04AD2" w:rsidR="00204AD2" w:rsidP="002C3BDC" w:rsidRDefault="002C3BDC" w14:paraId="5D69527B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2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Architecture générale du module</w:t>
      </w:r>
    </w:p>
    <w:p w:rsidRPr="00204AD2" w:rsidR="00204AD2" w:rsidP="002C3BDC" w:rsidRDefault="00204AD2" w14:paraId="2C8E1419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est structuré autour de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deux grandes parties complémentaires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:rsidRPr="00204AD2" w:rsidR="00204AD2" w:rsidP="002C3BDC" w:rsidRDefault="00204AD2" w14:paraId="61A5CDA2" w14:textId="7777777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Partie 1 : Base de données des parties prenantes</w:t>
      </w:r>
    </w:p>
    <w:p w:rsidRPr="00204AD2" w:rsidR="00204AD2" w:rsidP="00AA2544" w:rsidRDefault="00204AD2" w14:paraId="30CEB5CA" w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Partie 2 : Gestion des activités d’engagement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subdivisée en :</w:t>
      </w:r>
    </w:p>
    <w:p w:rsidRPr="00204AD2" w:rsidR="00204AD2" w:rsidP="00AA2544" w:rsidRDefault="00204AD2" w14:paraId="0520DC7B" w14:textId="7777777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Volet 1 : Planification des activités</w:t>
      </w:r>
    </w:p>
    <w:p w:rsidRPr="00204AD2" w:rsidR="00204AD2" w:rsidP="00AA2544" w:rsidRDefault="00204AD2" w14:paraId="58B702D8" w14:textId="7777777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Volet 2 : Mise en œuvre et rapportage des activités</w:t>
      </w:r>
    </w:p>
    <w:p w:rsidRPr="00204AD2" w:rsidR="00204AD2" w:rsidP="00AA2544" w:rsidRDefault="00204AD2" w14:paraId="7FF50017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proofErr w:type="spellStart"/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dashboard</w:t>
      </w:r>
      <w:proofErr w:type="spellEnd"/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transversal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permet l’analyse consolidée des données.</w:t>
      </w:r>
    </w:p>
    <w:p w:rsidRPr="00204AD2" w:rsidR="00204AD2" w:rsidP="002C3BDC" w:rsidRDefault="002C3BDC" w14:paraId="75117A92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3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Partie 1 – Base de données des parties prenantes</w:t>
      </w:r>
    </w:p>
    <w:p w:rsidRPr="00204AD2" w:rsidR="00204AD2" w:rsidP="002C3BDC" w:rsidRDefault="002C3BDC" w14:paraId="3A983BC9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 Principe général</w:t>
      </w:r>
    </w:p>
    <w:p w:rsidRPr="00204AD2" w:rsidR="00204AD2" w:rsidP="002C3BDC" w:rsidRDefault="00204AD2" w14:paraId="7D3A5486" w14:textId="4F6B23A3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parties prenantes sont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créées une seule fois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de manière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unique et centralisée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, puis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réutilisées dans toutes les activités d’engagement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AA254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Elles peuvent faire l’objet d’actualisation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AA2544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:rsidRPr="00204AD2" w:rsidR="00204AD2" w:rsidP="002C3BDC" w:rsidRDefault="002C3BDC" w14:paraId="41C995F6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 Typologie des parties prenantes</w:t>
      </w:r>
    </w:p>
    <w:p w:rsidRPr="00204AD2" w:rsidR="00204AD2" w:rsidP="002C3BDC" w:rsidRDefault="00204AD2" w14:paraId="6D8ACCD1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module doit permettre de classer les parties prenantes selon :</w:t>
      </w:r>
    </w:p>
    <w:p w:rsidRPr="00204AD2" w:rsidR="00204AD2" w:rsidP="002C3BDC" w:rsidRDefault="00204AD2" w14:paraId="00E04E96" w14:textId="77777777">
      <w:pPr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Catégories ;</w:t>
      </w:r>
    </w:p>
    <w:p w:rsidRPr="00204AD2" w:rsidR="00204AD2" w:rsidP="00AA2544" w:rsidRDefault="00204AD2" w14:paraId="3833901B" w14:textId="7777777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Sous-catégories si nécessaire </w:t>
      </w:r>
    </w:p>
    <w:p w:rsidRPr="00204AD2" w:rsidR="00204AD2" w:rsidP="002C3BDC" w:rsidRDefault="002C3BDC" w14:paraId="2D2C3DD1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commentRangeStart w:id="0"/>
      <w:commentRangeStart w:id="1"/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3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.3 Données à renseigner</w:t>
      </w:r>
      <w:commentRangeEnd w:id="0"/>
      <w:r w:rsidR="0018694C">
        <w:rPr>
          <w:rStyle w:val="Marquedecommentaire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Pr="00204AD2" w:rsidR="00204AD2" w:rsidP="002C3BDC" w:rsidRDefault="00204AD2" w14:paraId="154C5059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Pour chaque partie prenante :</w:t>
      </w:r>
    </w:p>
    <w:p w:rsidRPr="00996845" w:rsidR="00204AD2" w:rsidP="00996845" w:rsidRDefault="00204AD2" w14:paraId="2BB31C82" w14:textId="2CA23890">
      <w:pPr>
        <w:numPr>
          <w:ilvl w:val="0"/>
          <w:numId w:val="5"/>
        </w:numPr>
        <w:spacing w:after="0" w:line="240" w:lineRule="auto"/>
        <w:jc w:val="both"/>
        <w:rPr>
          <w:ins w:author="Claude DAWSON" w:date="2026-02-25T09:44:55.756Z" w16du:dateUtc="2026-02-25T09:44:55.756Z" w:id="408942258"/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996845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Identification : nom / structure / type </w:t>
      </w:r>
      <w:r w:rsidR="00996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/ catégorie / </w:t>
      </w:r>
      <w:r w:rsidR="00996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Sous </w:t>
      </w:r>
      <w:r w:rsidR="00996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catégorie</w:t>
      </w:r>
      <w:r w:rsidRPr="00996845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;</w:t>
      </w:r>
    </w:p>
    <w:p w:rsidR="4AE42D8B" w:rsidP="63674063" w:rsidRDefault="4AE42D8B" w14:paraId="1BD21F7C" w14:textId="39364892">
      <w:pPr>
        <w:numPr>
          <w:ilvl w:val="0"/>
          <w:numId w:val="5"/>
        </w:numPr>
        <w:spacing w:after="0" w:line="240" w:lineRule="auto"/>
        <w:jc w:val="both"/>
        <w:rPr>
          <w:ins w:author="Claude DAWSON" w:date="2026-02-25T09:48:26.46Z" w16du:dateUtc="2026-02-25T09:48:26.46Z" w:id="24960857"/>
          <w:rFonts w:ascii="Times New Roman" w:hAnsi="Times New Roman" w:eastAsia="Times New Roman" w:cs="Times New Roman"/>
          <w:sz w:val="24"/>
          <w:szCs w:val="24"/>
          <w:lang w:eastAsia="fr-FR"/>
        </w:rPr>
      </w:pPr>
      <w:ins w:author="Claude DAWSON" w:date="2026-02-25T09:45:05.388Z" w16du:dateUtc="2026-02-25T09:45:05.388Z" w:id="352339944">
        <w:r w:rsidRPr="7CD5F073" w:rsidR="4AE42D8B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N</w:t>
        </w:r>
      </w:ins>
      <w:ins w:author="Claude DAWSON" w:date="2026-02-25T09:45:38.745Z" w16du:dateUtc="2026-02-25T09:45:38.745Z" w:id="1597677231">
        <w:r w:rsidRPr="7CD5F073" w:rsidR="557AD0CC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 xml:space="preserve">iveau </w:t>
        </w:r>
        <w:r w:rsidRPr="7CD5F073" w:rsidR="119768A9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d’imp</w:t>
        </w:r>
      </w:ins>
      <w:ins w:author="Claude DAWSON" w:date="2026-02-25T09:47:58.086Z" w16du:dateUtc="2026-02-25T09:47:58.086Z" w:id="1392742051">
        <w:r w:rsidRPr="7CD5F073" w:rsidR="2D7BCB46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 xml:space="preserve">ortance </w:t>
        </w:r>
      </w:ins>
      <w:ins w:author="Claude DAWSON" w:date="2026-02-25T09:48:21.723Z" w16du:dateUtc="2026-02-25T09:48:21.723Z" w:id="984309284">
        <w:r w:rsidRPr="7CD5F073" w:rsidR="2D7BCB46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et d’influence</w:t>
        </w:r>
      </w:ins>
    </w:p>
    <w:p w:rsidR="4AE42D8B" w:rsidP="63674063" w:rsidRDefault="4AE42D8B" w14:paraId="572C2AA0" w14:textId="05595390">
      <w:pPr>
        <w:numPr>
          <w:ilvl w:val="0"/>
          <w:numId w:val="5"/>
        </w:numPr>
        <w:spacing w:after="0" w:line="240" w:lineRule="auto"/>
        <w:jc w:val="both"/>
        <w:rPr>
          <w:del w:author="Claude DAWSON" w:date="2026-02-25T09:45:27.752Z" w16du:dateUtc="2026-02-25T09:45:27.752Z" w:id="2004604605"/>
          <w:rFonts w:ascii="Times New Roman" w:hAnsi="Times New Roman" w:eastAsia="Times New Roman" w:cs="Times New Roman"/>
          <w:sz w:val="24"/>
          <w:szCs w:val="24"/>
          <w:lang w:eastAsia="fr-FR"/>
        </w:rPr>
      </w:pPr>
      <w:ins w:author="Claude DAWSON" w:date="2026-02-25T09:48:55.713Z" w16du:dateUtc="2026-02-25T09:48:55.713Z" w:id="2045326297">
        <w:r w:rsidRPr="7CD5F073" w:rsidR="2D7BCB46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Niveau d’engagement selon les cri</w:t>
        </w:r>
        <w:r w:rsidRPr="7CD5F073" w:rsidR="2D7BCB46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tères d’implication, de consultation et d</w:t>
        </w:r>
      </w:ins>
      <w:ins w:author="Claude DAWSON" w:date="2026-02-25T09:50:44.166Z" w16du:dateUtc="2026-02-25T09:50:44.166Z" w:id="130980690">
        <w:r w:rsidRPr="7CD5F073" w:rsidR="00F7FC80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’information</w:t>
        </w:r>
      </w:ins>
      <w:ins w:author="Claude DAWSON" w:date="2026-02-25T09:45:38.745Z" w16du:dateUtc="2026-02-25T09:45:38.745Z" w:id="1944211874">
        <w:r w:rsidRPr="7CD5F073" w:rsidR="119768A9">
          <w:rPr>
            <w:rFonts w:ascii="Times New Roman" w:hAnsi="Times New Roman" w:eastAsia="Times New Roman" w:cs="Times New Roman"/>
            <w:sz w:val="24"/>
            <w:szCs w:val="24"/>
            <w:lang w:eastAsia="fr-FR"/>
          </w:rPr>
          <w:t>’</w:t>
        </w:r>
      </w:ins>
    </w:p>
    <w:p w:rsidR="00204AD2" w:rsidP="00996845" w:rsidRDefault="00204AD2" w14:paraId="11596738" w14:textId="388926E0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Coordonnées complètes (téléphone, email, adresse</w:t>
      </w:r>
      <w:r w:rsidR="00996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site web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) ;</w:t>
      </w:r>
    </w:p>
    <w:p w:rsidRPr="00204AD2" w:rsidR="00996845" w:rsidP="00996845" w:rsidRDefault="00996845" w14:paraId="278ACFC4" w14:textId="4223F84D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Structure tutelle</w:t>
      </w:r>
    </w:p>
    <w:p w:rsidRPr="00204AD2" w:rsidR="00204AD2" w:rsidP="00996845" w:rsidRDefault="00204AD2" w14:paraId="2DD98777" w14:textId="77777777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Point(s) focal(aux) ;</w:t>
      </w:r>
    </w:p>
    <w:p w:rsidR="00204AD2" w:rsidP="00996845" w:rsidRDefault="00204AD2" w14:paraId="0D2EBBF2" w14:textId="77777777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Géolocalisation : commune, arrondissement, village/quartier ;</w:t>
      </w:r>
    </w:p>
    <w:p w:rsidRPr="00204AD2" w:rsidR="00412896" w:rsidP="00996845" w:rsidRDefault="00412896" w14:paraId="4F4495C3" w14:textId="57A13D72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Etc..</w:t>
      </w:r>
      <w:proofErr w:type="gramEnd"/>
    </w:p>
    <w:p w:rsidRPr="00204AD2" w:rsidR="00204AD2" w:rsidP="00AA2544" w:rsidRDefault="00204AD2" w14:paraId="20BEC306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Cette base constitue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socle du module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04AD2" w:rsidR="00204AD2" w:rsidP="002C3BDC" w:rsidRDefault="002C3BDC" w14:paraId="514C7D9E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Partie 2 – Gestion des activités d’engagement</w:t>
      </w:r>
    </w:p>
    <w:p w:rsidRPr="00204AD2" w:rsidR="00204AD2" w:rsidP="002C3BDC" w:rsidRDefault="002C3BDC" w14:paraId="7E7BF854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 Volet 1 : Planification des activités</w:t>
      </w:r>
    </w:p>
    <w:p w:rsidRPr="00204AD2" w:rsidR="00204AD2" w:rsidP="002C3BDC" w:rsidRDefault="002C3BDC" w14:paraId="74F297DD" w14:textId="77777777">
      <w:pPr>
        <w:spacing w:before="120" w:after="0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.1.1 Logique de planification</w:t>
      </w:r>
    </w:p>
    <w:p w:rsidRPr="00204AD2" w:rsidR="00204AD2" w:rsidP="002C3BDC" w:rsidRDefault="00204AD2" w14:paraId="19B8E1F6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Une activité planifiée peut :</w:t>
      </w:r>
    </w:p>
    <w:p w:rsidRPr="00204AD2" w:rsidR="00204AD2" w:rsidP="00AA2544" w:rsidRDefault="00204AD2" w14:paraId="64C16AC3" w14:textId="7777777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concerner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une ou plusieurs catégories de parties prenantes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204AD2" w:rsidR="00204AD2" w:rsidP="002C3BDC" w:rsidRDefault="00204AD2" w14:paraId="6B29B738" w14:textId="777777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être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liée :</w:t>
      </w:r>
    </w:p>
    <w:p w:rsidRPr="00204AD2" w:rsidR="00204AD2" w:rsidP="00AA2544" w:rsidRDefault="00204AD2" w14:paraId="3A66CD44" w14:textId="0B0C343E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soit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à un projet spécifique (IC ou EOC)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et 1 ou plusieurs activités rattachées </w:t>
      </w:r>
      <w:proofErr w:type="gramStart"/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aux projet</w:t>
      </w:r>
      <w:proofErr w:type="gramEnd"/>
    </w:p>
    <w:p w:rsidRPr="00204AD2" w:rsidR="00204AD2" w:rsidP="00AA2544" w:rsidRDefault="00204AD2" w14:paraId="14DD6F2A" w14:textId="7777777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soit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être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transversale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aux deux projets.</w:t>
      </w:r>
    </w:p>
    <w:p w:rsidRPr="00204AD2" w:rsidR="00204AD2" w:rsidP="002C3BDC" w:rsidRDefault="002C3BDC" w14:paraId="0DFE6059" w14:textId="77777777">
      <w:pPr>
        <w:spacing w:before="120" w:after="0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commentRangeStart w:id="2"/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.1.2 Champs de planification</w:t>
      </w:r>
      <w:commentRangeEnd w:id="2"/>
      <w:r w:rsidR="0018694C">
        <w:rPr>
          <w:rStyle w:val="Marquedecommentaire"/>
        </w:rPr>
        <w:commentReference w:id="2"/>
      </w:r>
    </w:p>
    <w:p w:rsidRPr="00204AD2" w:rsidR="00204AD2" w:rsidP="002C3BDC" w:rsidRDefault="00204AD2" w14:paraId="72C2F1BF" w14:textId="1B4A6711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Chaque activité 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d’engagement 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planifiée comprend :</w:t>
      </w:r>
    </w:p>
    <w:p w:rsidR="00996845" w:rsidP="003E16C0" w:rsidRDefault="00996845" w14:paraId="3B836F18" w14:textId="7E56459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Catégorie (Action institutionnelle, Interaction communautaire) </w:t>
      </w:r>
    </w:p>
    <w:p w:rsidRPr="00204AD2" w:rsidR="00204AD2" w:rsidP="003E16C0" w:rsidRDefault="00204AD2" w14:paraId="3BC12E2A" w14:textId="4C217B4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Intitulé de l’activité ;</w:t>
      </w:r>
    </w:p>
    <w:p w:rsidRPr="00204AD2" w:rsidR="00204AD2" w:rsidP="00AA2544" w:rsidRDefault="00204AD2" w14:paraId="7D14CBCF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Type d’activité (information, consultation, concertation, formation, dialogue institutionnel, etc.) ;</w:t>
      </w:r>
    </w:p>
    <w:p w:rsidRPr="00204AD2" w:rsidR="00204AD2" w:rsidP="00AA2544" w:rsidRDefault="00204AD2" w14:paraId="21DBBA23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Objectif de l’activité (aligné PEPP) ;</w:t>
      </w:r>
    </w:p>
    <w:p w:rsidRPr="00204AD2" w:rsidR="00204AD2" w:rsidP="00AA2544" w:rsidRDefault="00204AD2" w14:paraId="0580A6D0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Projet concerné (IC, EOC, ou transversal) ;</w:t>
      </w:r>
    </w:p>
    <w:p w:rsidR="00204AD2" w:rsidP="00AA2544" w:rsidRDefault="00204AD2" w14:paraId="338C21BA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Zone géographique (commune, arrondissement, village/quartier) ;</w:t>
      </w:r>
    </w:p>
    <w:p w:rsidRPr="00412896" w:rsidR="00412896" w:rsidP="00412896" w:rsidRDefault="00412896" w14:paraId="1F1265C1" w14:textId="023721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Partie prenante r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esponsable de mise en œuvre ;</w:t>
      </w:r>
    </w:p>
    <w:p w:rsidRPr="00204AD2" w:rsidR="00204AD2" w:rsidP="00AA2544" w:rsidRDefault="00412896" w14:paraId="21F69DD6" w14:textId="084E742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parties prenantes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associées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204AD2" w:rsidR="00204AD2" w:rsidP="00AA2544" w:rsidRDefault="00204AD2" w14:paraId="0D11D63D" w14:textId="08C48A3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Période prévue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 : date de début, date de </w:t>
      </w:r>
      <w:proofErr w:type="gramStart"/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fin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</w:p>
    <w:p w:rsidRPr="00204AD2" w:rsidR="00204AD2" w:rsidP="00AA2544" w:rsidRDefault="00204AD2" w14:paraId="49451125" w14:textId="7777777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Statut initial : « planifiée ».</w:t>
      </w:r>
    </w:p>
    <w:p w:rsidRPr="00204AD2" w:rsidR="00204AD2" w:rsidP="00AA2544" w:rsidRDefault="002C3BDC" w14:paraId="79AF8863" w14:textId="77777777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commentRangeStart w:id="3"/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 Volet 2 : Mise en œuvre et rapportage</w:t>
      </w:r>
      <w:commentRangeEnd w:id="3"/>
      <w:r w:rsidR="00560C58">
        <w:rPr>
          <w:rStyle w:val="Marquedecommentaire"/>
        </w:rPr>
        <w:commentReference w:id="3"/>
      </w:r>
    </w:p>
    <w:p w:rsidRPr="00204AD2" w:rsidR="00204AD2" w:rsidP="002C3BDC" w:rsidRDefault="002C3BDC" w14:paraId="5E104549" w14:textId="77777777">
      <w:pPr>
        <w:spacing w:before="120" w:after="0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.2.1 Lien planification – réalisation</w:t>
      </w:r>
    </w:p>
    <w:p w:rsidRPr="00204AD2" w:rsidR="00204AD2" w:rsidP="002C3BDC" w:rsidRDefault="00204AD2" w14:paraId="313EDD02" w14:textId="49F61E61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Chaque activité 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mise en œuvre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est </w:t>
      </w:r>
      <w:r w:rsidRPr="003E16C0">
        <w:rPr>
          <w:rFonts w:ascii="Times New Roman" w:hAnsi="Times New Roman" w:eastAsia="Times New Roman" w:cs="Times New Roman"/>
          <w:bCs/>
          <w:kern w:val="0"/>
          <w:sz w:val="24"/>
          <w:szCs w:val="24"/>
          <w:lang w:eastAsia="fr-FR"/>
          <w14:ligatures w14:val="none"/>
        </w:rPr>
        <w:t>automatiquement liée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à une activité planifiée, avec un statut :</w:t>
      </w:r>
    </w:p>
    <w:p w:rsidRPr="00204AD2" w:rsidR="00204AD2" w:rsidP="00AA2544" w:rsidRDefault="00204AD2" w14:paraId="53B1673F" w14:textId="7777777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Réalisée ;</w:t>
      </w:r>
    </w:p>
    <w:p w:rsidRPr="00204AD2" w:rsidR="00204AD2" w:rsidP="00AA2544" w:rsidRDefault="00204AD2" w14:paraId="57D2CDB4" w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Reportée ;</w:t>
      </w:r>
    </w:p>
    <w:p w:rsidR="00204AD2" w:rsidP="002C3BDC" w:rsidRDefault="00204AD2" w14:paraId="6A39EAEC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Ce lien permet le suivi des écarts planification/exécution.</w:t>
      </w:r>
    </w:p>
    <w:p w:rsidRPr="00204AD2" w:rsidR="00204AD2" w:rsidP="002C3BDC" w:rsidRDefault="002C3BDC" w14:paraId="27226C43" w14:textId="77777777">
      <w:pPr>
        <w:spacing w:before="120" w:after="0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.2.2 Description qualitative</w:t>
      </w:r>
    </w:p>
    <w:p w:rsidRPr="00204AD2" w:rsidR="00204AD2" w:rsidP="002C3BDC" w:rsidRDefault="00204AD2" w14:paraId="6EA018D5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Avant toute donnée chiffrée, le module impose une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description narrative structurée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, précisant :</w:t>
      </w:r>
    </w:p>
    <w:p w:rsidRPr="00204AD2" w:rsidR="00204AD2" w:rsidP="002C3BDC" w:rsidRDefault="00204AD2" w14:paraId="0EE5A30F" w14:textId="7777777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déroulement de l’activité ;</w:t>
      </w:r>
    </w:p>
    <w:p w:rsidRPr="00204AD2" w:rsidR="00204AD2" w:rsidP="002C3BDC" w:rsidRDefault="00204AD2" w14:paraId="1AAD3DB5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méthodes utilisées ;</w:t>
      </w:r>
    </w:p>
    <w:p w:rsidRPr="00204AD2" w:rsidR="00204AD2" w:rsidP="00AA2544" w:rsidRDefault="00204AD2" w14:paraId="032518A2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interactions avec les parties prenantes ;</w:t>
      </w:r>
    </w:p>
    <w:p w:rsidRPr="00204AD2" w:rsidR="00204AD2" w:rsidP="002C3BDC" w:rsidRDefault="00204AD2" w14:paraId="412EA417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principaux messages </w:t>
      </w:r>
      <w:r w:rsidR="002C3BDC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clés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204AD2" w:rsidR="00204AD2" w:rsidP="00AA2544" w:rsidRDefault="00204AD2" w14:paraId="3559EAC3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difficultés rencontrées.</w:t>
      </w:r>
    </w:p>
    <w:p w:rsidRPr="00204AD2" w:rsidR="00204AD2" w:rsidP="002C3BDC" w:rsidRDefault="002C3BDC" w14:paraId="5590149A" w14:textId="77777777">
      <w:pPr>
        <w:spacing w:before="120" w:after="0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commentRangeStart w:id="4"/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.2.3 Données quantitatives</w:t>
      </w:r>
      <w:commentRangeEnd w:id="4"/>
      <w:r w:rsidR="0018694C">
        <w:rPr>
          <w:rStyle w:val="Marquedecommentaire"/>
        </w:rPr>
        <w:commentReference w:id="4"/>
      </w:r>
    </w:p>
    <w:p w:rsidRPr="00204AD2" w:rsidR="00204AD2" w:rsidP="002C3BDC" w:rsidRDefault="00204AD2" w14:paraId="13734904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Les données sont saisies selon une logique :</w:t>
      </w:r>
    </w:p>
    <w:p w:rsidRPr="00204AD2" w:rsidR="00204AD2" w:rsidP="002C3BDC" w:rsidRDefault="00204AD2" w14:paraId="48C4D59A" w14:textId="77777777">
      <w:pPr>
        <w:numPr>
          <w:ilvl w:val="0"/>
          <w:numId w:val="10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Totaux agrégés :</w:t>
      </w:r>
    </w:p>
    <w:p w:rsidRPr="00204AD2" w:rsidR="00204AD2" w:rsidP="002C3BDC" w:rsidRDefault="00204AD2" w14:paraId="424342CC" w14:textId="55C60BB0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nombre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total de participants 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(somme des participants H / </w:t>
      </w:r>
      <w:proofErr w:type="gramStart"/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 )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;</w:t>
      </w:r>
    </w:p>
    <w:p w:rsidRPr="00204AD2" w:rsidR="00204AD2" w:rsidP="00AA2544" w:rsidRDefault="00204AD2" w14:paraId="29665B63" w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Désagrégation :</w:t>
      </w:r>
    </w:p>
    <w:p w:rsidRPr="00204AD2" w:rsidR="00204AD2" w:rsidP="00AA2544" w:rsidRDefault="00204AD2" w14:paraId="56CC9F2F" w14:textId="1CD68BF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hommes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412896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/ f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emmes ;</w:t>
      </w:r>
    </w:p>
    <w:p w:rsidRPr="00204AD2" w:rsidR="00204AD2" w:rsidP="00AA2544" w:rsidRDefault="00204AD2" w14:paraId="0303AD16" w14:textId="77777777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personnes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vulnérables ;</w:t>
      </w:r>
    </w:p>
    <w:p w:rsidRPr="00204AD2" w:rsidR="00204AD2" w:rsidP="00AA2544" w:rsidRDefault="00204AD2" w14:paraId="3F13E4C2" w14:textId="77777777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type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de parties prenantes ;</w:t>
      </w:r>
    </w:p>
    <w:p w:rsidRPr="00204AD2" w:rsidR="00204AD2" w:rsidP="00AA2544" w:rsidRDefault="00204AD2" w14:paraId="793BB00E" w14:textId="6DC3F11F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présence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des autorités locales.</w:t>
      </w:r>
    </w:p>
    <w:p w:rsidRPr="00204AD2" w:rsidR="00204AD2" w:rsidP="002C3BDC" w:rsidRDefault="002C3BDC" w14:paraId="01DE082B" w14:textId="77777777">
      <w:pPr>
        <w:spacing w:before="120" w:after="0" w:line="240" w:lineRule="auto"/>
        <w:jc w:val="both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.2.4 Annexes</w:t>
      </w:r>
    </w:p>
    <w:p w:rsidRPr="00204AD2" w:rsidR="00204AD2" w:rsidP="002C3BDC" w:rsidRDefault="00204AD2" w14:paraId="3DEC0F7F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Possibilité de joindre :</w:t>
      </w:r>
    </w:p>
    <w:p w:rsidRPr="00204AD2" w:rsidR="00204AD2" w:rsidP="002C3BDC" w:rsidRDefault="00204AD2" w14:paraId="241B459F" w14:textId="77777777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rapports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narratifs ;</w:t>
      </w:r>
    </w:p>
    <w:p w:rsidRPr="00204AD2" w:rsidR="00204AD2" w:rsidP="00AA2544" w:rsidRDefault="00204AD2" w14:paraId="454A9E02" w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listes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de présence ;</w:t>
      </w:r>
    </w:p>
    <w:p w:rsidRPr="00204AD2" w:rsidR="00204AD2" w:rsidP="00AA2544" w:rsidRDefault="00204AD2" w14:paraId="5A9C83DF" w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photos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204AD2" w:rsidR="00204AD2" w:rsidP="00AA2544" w:rsidRDefault="00204AD2" w14:paraId="417BF75A" w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procès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-verbaux.</w:t>
      </w:r>
    </w:p>
    <w:p w:rsidRPr="00204AD2" w:rsidR="00204AD2" w:rsidP="002C3BDC" w:rsidRDefault="002C3BDC" w14:paraId="4BCCFC67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5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Gestion des indicateurs EPP</w:t>
      </w:r>
    </w:p>
    <w:p w:rsidRPr="00204AD2" w:rsidR="00204AD2" w:rsidP="00AA2544" w:rsidRDefault="00204AD2" w14:paraId="11FBEAEA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indicateurs sont </w:t>
      </w:r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calculés automatiquement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à partir des données saisies.</w:t>
      </w:r>
    </w:p>
    <w:p w:rsidRPr="00204AD2" w:rsidR="00204AD2" w:rsidP="002C3BDC" w:rsidRDefault="00204AD2" w14:paraId="086FD14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Exemples :</w:t>
      </w:r>
    </w:p>
    <w:p w:rsidR="002C3BDC" w:rsidP="002C3BDC" w:rsidRDefault="002C3BDC" w14:paraId="44BC421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</w:p>
    <w:p w:rsidRPr="002C3BDC" w:rsidR="002C3BDC" w:rsidP="002C3BDC" w:rsidRDefault="002C3BDC" w14:paraId="0540807E" w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A. </w:t>
      </w:r>
      <w:commentRangeStart w:id="5"/>
      <w:r w:rsidRPr="002C3BD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Indicateurs de volume et de couverture des activités EPP</w:t>
      </w:r>
      <w:commentRangeEnd w:id="5"/>
      <w:r w:rsidR="00560C58">
        <w:rPr>
          <w:rStyle w:val="Marquedecommentaire"/>
        </w:rPr>
        <w:commentReference w:id="5"/>
      </w:r>
    </w:p>
    <w:p w:rsidRPr="002C3BDC" w:rsidR="002C3BDC" w:rsidP="002C3BDC" w:rsidRDefault="002C3BDC" w14:paraId="168E1939" w14:textId="77777777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total d’activités d’engagement des parties prenantes réalisées, ventilé par type d’activité (information, consultation, concertation, sensibilisation, formation, suivi)</w:t>
      </w:r>
    </w:p>
    <w:p w:rsidRPr="002C3BDC" w:rsidR="002C3BDC" w:rsidP="002C3BDC" w:rsidRDefault="002C3BDC" w14:paraId="646A6311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total d’activités d’engagement des parties prenantes réalisées, par commune</w:t>
      </w:r>
    </w:p>
    <w:p w:rsidRPr="002C3BDC" w:rsidR="002C3BDC" w:rsidP="002C3BDC" w:rsidRDefault="002C3BDC" w14:paraId="60676854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d’activités d’engagement des parties prenantes réalisées, ventilé par commune et par type d’activité</w:t>
      </w:r>
    </w:p>
    <w:p w:rsidRPr="002C3BDC" w:rsidR="002C3BDC" w:rsidP="002C3BDC" w:rsidRDefault="002C3BDC" w14:paraId="7A1A4098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d’activités d’engagement réalisées avec les autorités locales, ventilé par commune et par type d’activité</w:t>
      </w:r>
    </w:p>
    <w:p w:rsidRPr="002C3BDC" w:rsidR="002C3BDC" w:rsidP="002C3BDC" w:rsidRDefault="002C3BDC" w14:paraId="5C2CFE81" w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B. Indicateurs de participation (quantitatifs désagrégés)</w:t>
      </w:r>
    </w:p>
    <w:p w:rsidRPr="002C3BDC" w:rsidR="002C3BDC" w:rsidP="002C3BDC" w:rsidRDefault="002C3BDC" w14:paraId="452C7B4C" w14:textId="77777777">
      <w:pPr>
        <w:numPr>
          <w:ilvl w:val="0"/>
          <w:numId w:val="20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total de participants aux activités d’engagement des parties prenantes, par commune</w:t>
      </w:r>
    </w:p>
    <w:p w:rsidRPr="002C3BDC" w:rsidR="002C3BDC" w:rsidP="002C3BDC" w:rsidRDefault="002C3BDC" w14:paraId="5682E3AE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de participantes femmes aux activités d’engagement des parties prenantes, par commune</w:t>
      </w:r>
    </w:p>
    <w:p w:rsidRPr="002C3BDC" w:rsidR="002C3BDC" w:rsidP="002C3BDC" w:rsidRDefault="002C3BDC" w14:paraId="76657894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de participants hommes aux activités d’engagement des parties prenantes, par commune</w:t>
      </w:r>
    </w:p>
    <w:p w:rsidRPr="002C3BDC" w:rsidR="002C3BDC" w:rsidP="002C3BDC" w:rsidRDefault="002C3BDC" w14:paraId="2DCFB4F6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de participants issus de groupes vulnérables aux activités d’engagement, par commune</w:t>
      </w:r>
    </w:p>
    <w:p w:rsidRPr="002C3BDC" w:rsidR="002C3BDC" w:rsidP="002C3BDC" w:rsidRDefault="002C3BDC" w14:paraId="145E0A20" w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C. Indicateurs de parties prenantes engagées</w:t>
      </w:r>
    </w:p>
    <w:p w:rsidRPr="002C3BDC" w:rsidR="002C3BDC" w:rsidP="002C3BDC" w:rsidRDefault="002C3BDC" w14:paraId="76B72F69" w14:textId="77777777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total de parties prenantes identifiées et effectivement engagées dans les activités d’engagement</w:t>
      </w:r>
    </w:p>
    <w:p w:rsidRPr="002C3BDC" w:rsidR="002C3BDC" w:rsidP="002C3BDC" w:rsidRDefault="002C3BDC" w14:paraId="6CA2BB6A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de parties prenantes identifiées et engagées dans les activités d’engagement, par commune</w:t>
      </w:r>
    </w:p>
    <w:p w:rsidRPr="002C3BDC" w:rsidR="002C3BDC" w:rsidP="002C3BDC" w:rsidRDefault="002C3BDC" w14:paraId="39FCBD7B" w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D. Indicateurs de qualité et d’intensité de l’engagement</w:t>
      </w:r>
    </w:p>
    <w:p w:rsidRPr="002C3BDC" w:rsidR="002C3BDC" w:rsidP="002C3BDC" w:rsidRDefault="002C3BDC" w14:paraId="2FFDE7C9" w14:textId="77777777"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Taux de réalisation des activités EPP planifiées (%)</w:t>
      </w:r>
    </w:p>
    <w:p w:rsidRPr="002C3BDC" w:rsidR="002C3BDC" w:rsidP="002C3BDC" w:rsidRDefault="002C3BDC" w14:paraId="3AB1C42A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Nombre moyen de participants par activité EPP</w:t>
      </w:r>
    </w:p>
    <w:p w:rsidRPr="002C3BDC" w:rsidR="002C3BDC" w:rsidP="002C3BDC" w:rsidRDefault="002C3BDC" w14:paraId="50BF574C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Taux de participation des femmes (%) aux activités EPP</w:t>
      </w:r>
    </w:p>
    <w:p w:rsidRPr="002C3BDC" w:rsidR="002C3BDC" w:rsidP="002C3BDC" w:rsidRDefault="002C3BDC" w14:paraId="5784E8DB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Taux de participation des groupes vulnérables (%) aux activités EPP</w:t>
      </w:r>
    </w:p>
    <w:p w:rsidRPr="00204AD2" w:rsidR="00204AD2" w:rsidP="00AA2544" w:rsidRDefault="00204AD2" w14:paraId="20E60921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Les indicateurs sont alignés sur le PEPP et alimentent directement le </w:t>
      </w:r>
      <w:proofErr w:type="spell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dashboard</w:t>
      </w:r>
      <w:proofErr w:type="spell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Pr="00204AD2" w:rsidR="00204AD2" w:rsidP="002C3BDC" w:rsidRDefault="002C3BDC" w14:paraId="33F8FC39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6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Dashboard et aide à la décision</w:t>
      </w:r>
    </w:p>
    <w:p w:rsidRPr="00204AD2" w:rsidR="00204AD2" w:rsidP="002C3BDC" w:rsidRDefault="00204AD2" w14:paraId="71F0EA40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Le module intègre un </w:t>
      </w:r>
      <w:proofErr w:type="spellStart"/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dashboard</w:t>
      </w:r>
      <w:proofErr w:type="spellEnd"/>
      <w:r w:rsidRPr="00AA2544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à double vocation</w:t>
      </w: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:rsidRPr="00204AD2" w:rsidR="00204AD2" w:rsidP="002C3BDC" w:rsidRDefault="002C3BDC" w14:paraId="42578765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6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.1 Tableau de bord standard</w:t>
      </w:r>
    </w:p>
    <w:p w:rsidRPr="00204AD2" w:rsidR="00204AD2" w:rsidP="002C3BDC" w:rsidRDefault="00204AD2" w14:paraId="32F207FB" w14:textId="77777777">
      <w:pPr>
        <w:numPr>
          <w:ilvl w:val="0"/>
          <w:numId w:val="13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Graphiques automatiques ;</w:t>
      </w:r>
    </w:p>
    <w:p w:rsidRPr="00204AD2" w:rsidR="00204AD2" w:rsidP="00AA2544" w:rsidRDefault="00204AD2" w14:paraId="0A28FD4E" w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Tableaux de synthèse ;</w:t>
      </w:r>
    </w:p>
    <w:p w:rsidRPr="00204AD2" w:rsidR="00204AD2" w:rsidP="00AA2544" w:rsidRDefault="00204AD2" w14:paraId="618A59FF" w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Indicateurs clés.</w:t>
      </w:r>
    </w:p>
    <w:p w:rsidRPr="00204AD2" w:rsidR="00204AD2" w:rsidP="002C3BDC" w:rsidRDefault="002C3BDC" w14:paraId="13AB827A" w14:textId="77777777">
      <w:pPr>
        <w:spacing w:before="120"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6</w:t>
      </w:r>
      <w:r w:rsidRPr="00204AD2" w:rsidR="00204AD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.2 Outil d’aide à la décision</w:t>
      </w:r>
    </w:p>
    <w:p w:rsidRPr="00204AD2" w:rsidR="00204AD2" w:rsidP="002C3BDC" w:rsidRDefault="00204AD2" w14:paraId="35B938F2" w14:textId="2A36BAA5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Filtres dynamiques</w:t>
      </w:r>
      <w:r w:rsidR="00996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pour les activités d’</w:t>
      </w:r>
      <w:proofErr w:type="spellStart"/>
      <w:r w:rsidR="00996845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engagment</w:t>
      </w:r>
      <w:proofErr w:type="spell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par :</w:t>
      </w:r>
    </w:p>
    <w:p w:rsidRPr="00204AD2" w:rsidR="00204AD2" w:rsidP="002C3BDC" w:rsidRDefault="00204AD2" w14:paraId="1DCA5F5A" w14:textId="7777777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projet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(IC / EOC) ;</w:t>
      </w:r>
    </w:p>
    <w:p w:rsidRPr="00204AD2" w:rsidR="00204AD2" w:rsidP="00AA2544" w:rsidRDefault="00204AD2" w14:paraId="77B8C573" w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période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204AD2" w:rsidR="00204AD2" w:rsidP="00AA2544" w:rsidRDefault="00204AD2" w14:paraId="067BD11B" w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commune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:rsidRPr="00204AD2" w:rsidR="00204AD2" w:rsidP="00AA2544" w:rsidRDefault="00412896" w14:paraId="5711A3BE" w14:textId="5B67698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Partie prenante principale </w:t>
      </w:r>
      <w:r w:rsidRPr="00204AD2" w:rsid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;</w:t>
      </w:r>
    </w:p>
    <w:p w:rsidRPr="00204AD2" w:rsidR="00204AD2" w:rsidP="00AA2544" w:rsidRDefault="00204AD2" w14:paraId="5AC38CEF" w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catégorie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de parties prenantes ;</w:t>
      </w:r>
    </w:p>
    <w:p w:rsidRPr="00204AD2" w:rsidR="00204AD2" w:rsidP="00AA2544" w:rsidRDefault="00204AD2" w14:paraId="1B028FA8" w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type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d’activité.</w:t>
      </w:r>
    </w:p>
    <w:p w:rsidRPr="00204AD2" w:rsidR="00204AD2" w:rsidP="002C3BDC" w:rsidRDefault="002C3BDC" w14:paraId="4C4DE9E9" w14:textId="77777777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7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. Gestion des utilisateurs et rôles</w:t>
      </w:r>
    </w:p>
    <w:p w:rsidRPr="00204AD2" w:rsidR="00204AD2" w:rsidP="002C3BDC" w:rsidRDefault="00204AD2" w14:paraId="64136D3A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module prévoit plusieurs profils :</w:t>
      </w:r>
    </w:p>
    <w:p w:rsidRPr="00204AD2" w:rsidR="00204AD2" w:rsidP="002C3BDC" w:rsidRDefault="00204AD2" w14:paraId="58524540" w14:textId="7777777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MCA ;</w:t>
      </w:r>
    </w:p>
    <w:p w:rsidRPr="00204AD2" w:rsidR="00204AD2" w:rsidP="00AA2544" w:rsidRDefault="00204AD2" w14:paraId="673799C4" w14:textId="7777777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MOSES ;</w:t>
      </w:r>
    </w:p>
    <w:p w:rsidRPr="00204AD2" w:rsidR="00204AD2" w:rsidP="00AA2544" w:rsidRDefault="00204AD2" w14:paraId="5B12D529" w14:textId="7777777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ALC ;</w:t>
      </w:r>
    </w:p>
    <w:p w:rsidRPr="00204AD2" w:rsidR="00204AD2" w:rsidP="002C3BDC" w:rsidRDefault="00204AD2" w14:paraId="7C886161" w14:textId="7777777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Consultants ;</w:t>
      </w:r>
    </w:p>
    <w:p w:rsidRPr="00204AD2" w:rsidR="00204AD2" w:rsidP="00AA2544" w:rsidRDefault="00204AD2" w14:paraId="170CBE20" w14:textId="7777777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Entreprises ;</w:t>
      </w:r>
    </w:p>
    <w:p w:rsidRPr="00204AD2" w:rsidR="00204AD2" w:rsidP="00AA2544" w:rsidRDefault="00204AD2" w14:paraId="5EE69D14" w14:textId="7777777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Accès lecture seule.</w:t>
      </w:r>
    </w:p>
    <w:p w:rsidRPr="00204AD2" w:rsidR="00204AD2" w:rsidP="002C3BDC" w:rsidRDefault="002C3BDC" w14:paraId="5024DEBB" w14:textId="3693553F">
      <w:pPr>
        <w:spacing w:before="120" w:after="0" w:line="240" w:lineRule="auto"/>
        <w:jc w:val="both"/>
        <w:outlineLvl w:val="1"/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</w:pPr>
      <w:r w:rsidRPr="002C3BDC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8</w:t>
      </w:r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204AD2" w:rsidR="00204AD2">
        <w:rPr>
          <w:rFonts w:ascii="Times New Roman" w:hAnsi="Times New Roman" w:eastAsia="Times New Roman" w:cs="Times New Roman"/>
          <w:b/>
          <w:bCs/>
          <w:color w:val="C00000"/>
          <w:kern w:val="0"/>
          <w:sz w:val="24"/>
          <w:szCs w:val="24"/>
          <w:lang w:eastAsia="fr-FR"/>
          <w14:ligatures w14:val="none"/>
        </w:rPr>
        <w:t>Reporting</w:t>
      </w:r>
      <w:proofErr w:type="spellEnd"/>
    </w:p>
    <w:p w:rsidRPr="00204AD2" w:rsidR="00204AD2" w:rsidP="002C3BDC" w:rsidRDefault="00204AD2" w14:paraId="31819D4D" w14:textId="77777777">
      <w:pPr>
        <w:spacing w:before="120"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Le module permet :</w:t>
      </w:r>
    </w:p>
    <w:p w:rsidR="00204AD2" w:rsidP="002C3BDC" w:rsidRDefault="00204AD2" w14:paraId="547C65FE" w14:textId="4D3A29D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204AD2"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 xml:space="preserve"> visualisation des données ;</w:t>
      </w:r>
    </w:p>
    <w:p w:rsidRPr="00204AD2" w:rsidR="00996845" w:rsidP="002C3BDC" w:rsidRDefault="00996845" w14:paraId="67AEDCA5" w14:textId="345BF9E8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fr-FR"/>
          <w14:ligatures w14:val="none"/>
        </w:rPr>
        <w:t>L’affichage des indicateurs</w:t>
      </w:r>
    </w:p>
    <w:p w:rsidRPr="002C3BDC" w:rsidR="00BF0709" w:rsidP="00996845" w:rsidRDefault="00BF0709" w14:paraId="4361A501" w14:textId="006F39E4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Pr="002C3BDC" w:rsidR="00BF070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RA" w:author="Roland ALLAHASSA [ MCA-BJ REG/DCOM/ST ]" w:date="2026-02-12T17:18:00Z" w:id="0">
    <w:p w:rsidR="0018694C" w:rsidP="0018694C" w:rsidRDefault="0018694C" w14:paraId="623DA236" w14:textId="77777777">
      <w:pPr>
        <w:pStyle w:val="Commentaire"/>
        <w:ind w:left="720"/>
      </w:pPr>
      <w:r>
        <w:rPr>
          <w:rStyle w:val="Marquedecommentaire"/>
        </w:rPr>
        <w:annotationRef/>
      </w:r>
      <w:r>
        <w:rPr>
          <w:color w:val="000000"/>
        </w:rPr>
        <w:t>Les données tels que les listes de présence, les numéros de télephones, noms et prénoms seront uploadés dans le module. Qu'en est-il des accès et des mesures de protection des données personnelles ? (Hermann)</w:t>
      </w:r>
    </w:p>
    <w:p w:rsidR="0018694C" w:rsidP="0018694C" w:rsidRDefault="0018694C" w14:paraId="7184CDED" w14:textId="77777777">
      <w:pPr>
        <w:pStyle w:val="Commentaire"/>
        <w:ind w:left="720"/>
      </w:pPr>
      <w:r>
        <w:rPr>
          <w:color w:val="000000"/>
        </w:rPr>
        <w:t>·</w:t>
      </w:r>
      <w:r>
        <w:rPr>
          <w:color w:val="000000"/>
          <w:lang w:val="fr-BJ"/>
        </w:rPr>
        <w:tab/>
      </w:r>
    </w:p>
    <w:p w:rsidR="0018694C" w:rsidP="0018694C" w:rsidRDefault="0018694C" w14:paraId="4269F380" w14:textId="77777777">
      <w:pPr>
        <w:pStyle w:val="Commentaire"/>
      </w:pPr>
    </w:p>
  </w:comment>
  <w:comment w:initials="RA" w:author="Roland ALLAHASSA [ MCA-BJ REG/DCOM/ST ]" w:date="2026-02-12T17:19:00Z" w:id="1">
    <w:p w:rsidR="0018694C" w:rsidP="0018694C" w:rsidRDefault="0018694C" w14:paraId="6700D372" w14:textId="77777777">
      <w:pPr>
        <w:pStyle w:val="Commentaire"/>
      </w:pPr>
      <w:r>
        <w:rPr>
          <w:rStyle w:val="Marquedecommentaire"/>
        </w:rPr>
        <w:annotationRef/>
      </w:r>
      <w:r>
        <w:rPr>
          <w:color w:val="000000"/>
        </w:rPr>
        <w:t>Il faut faire attention pour ne pas collecter des données personnelles (Innocent)</w:t>
      </w:r>
    </w:p>
  </w:comment>
  <w:comment w:initials="RA" w:author="Roland ALLAHASSA [ MCA-BJ REG/DCOM/ST ]" w:date="2026-02-12T17:24:00Z" w:id="2">
    <w:p w:rsidR="0018694C" w:rsidP="0018694C" w:rsidRDefault="0018694C" w14:paraId="0764A298" w14:textId="77777777">
      <w:pPr>
        <w:pStyle w:val="Commentaire"/>
      </w:pPr>
      <w:r>
        <w:rPr>
          <w:rStyle w:val="Marquedecommentaire"/>
        </w:rPr>
        <w:annotationRef/>
      </w:r>
      <w:r>
        <w:t>Est-ce le champ planification a t’il prévu  de détecter les chevauchement d’activités, des PP,  les lieux (éventuellement)  sur une même période  ou un même moment?</w:t>
      </w:r>
    </w:p>
  </w:comment>
  <w:comment w:initials="RA" w:author="Roland ALLAHASSA [ MCA-BJ REG/DCOM/ST ]" w:date="2026-02-12T17:25:00Z" w:id="3">
    <w:p w:rsidR="00560C58" w:rsidP="00560C58" w:rsidRDefault="00560C58" w14:paraId="3B14460E" w14:textId="77777777">
      <w:pPr>
        <w:pStyle w:val="Commentaire"/>
      </w:pPr>
      <w:r>
        <w:rPr>
          <w:rStyle w:val="Marquedecommentaire"/>
        </w:rPr>
        <w:annotationRef/>
      </w:r>
      <w:r>
        <w:t xml:space="preserve">POUR LE SUIVI DES ACTIVITES, qui en sont les responsables ?  </w:t>
      </w:r>
    </w:p>
  </w:comment>
  <w:comment w:initials="RA" w:author="Roland ALLAHASSA [ MCA-BJ REG/DCOM/ST ]" w:date="2026-02-12T17:14:00Z" w:id="4">
    <w:p w:rsidR="0018694C" w:rsidP="0018694C" w:rsidRDefault="0018694C" w14:paraId="755D1834" w14:textId="6BE959E1">
      <w:pPr>
        <w:pStyle w:val="Commentaire"/>
        <w:ind w:left="720"/>
      </w:pPr>
      <w:r>
        <w:rPr>
          <w:rStyle w:val="Marquedecommentaire"/>
        </w:rPr>
        <w:annotationRef/>
      </w:r>
      <w:r>
        <w:rPr>
          <w:color w:val="000000"/>
        </w:rPr>
        <w:t>Tous les indicateurs sont quantitatifs. Est ce qu'il est possible d'introduire des indicateurs de qualité ? (Innocent)</w:t>
      </w:r>
    </w:p>
    <w:p w:rsidR="0018694C" w:rsidP="0018694C" w:rsidRDefault="0018694C" w14:paraId="54AAA6BD" w14:textId="77777777">
      <w:pPr>
        <w:pStyle w:val="Commentaire"/>
      </w:pPr>
    </w:p>
  </w:comment>
  <w:comment w:initials="RA" w:author="Roland ALLAHASSA [ MCA-BJ REG/DCOM/ST ]" w:date="2026-02-12T17:27:00Z" w:id="5">
    <w:p w:rsidR="00560C58" w:rsidP="00560C58" w:rsidRDefault="00560C58" w14:paraId="7229F9AE" w14:textId="77777777">
      <w:pPr>
        <w:pStyle w:val="Commentaire"/>
      </w:pPr>
      <w:r>
        <w:rPr>
          <w:rStyle w:val="Marquedecommentaire"/>
        </w:rPr>
        <w:annotationRef/>
      </w:r>
      <w:r>
        <w:t>Est ce les indicateurs ont été conçus en collaboration avec les utilisateurs et parties prenantes de ce module?  C’est important de les impliquer dès le départ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69F380" w15:done="0"/>
  <w15:commentEx w15:paraId="6700D372" w15:paraIdParent="4269F380" w15:done="0"/>
  <w15:commentEx w15:paraId="0764A298" w15:done="0"/>
  <w15:commentEx w15:paraId="3B14460E" w15:done="0"/>
  <w15:commentEx w15:paraId="54AAA6BD" w15:done="0"/>
  <w15:commentEx w15:paraId="7229F9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E20CA9" w16cex:dateUtc="2026-02-12T16:18:00Z"/>
  <w16cex:commentExtensible w16cex:durableId="6EAE6DC3" w16cex:dateUtc="2026-02-12T16:19:00Z"/>
  <w16cex:commentExtensible w16cex:durableId="56AB3248" w16cex:dateUtc="2026-02-12T16:24:00Z"/>
  <w16cex:commentExtensible w16cex:durableId="312A23F5" w16cex:dateUtc="2026-02-12T16:25:00Z"/>
  <w16cex:commentExtensible w16cex:durableId="4A950D4F" w16cex:dateUtc="2026-02-12T16:14:00Z"/>
  <w16cex:commentExtensible w16cex:durableId="5CC68495" w16cex:dateUtc="2026-02-12T1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69F380" w16cid:durableId="29E20CA9"/>
  <w16cid:commentId w16cid:paraId="6700D372" w16cid:durableId="6EAE6DC3"/>
  <w16cid:commentId w16cid:paraId="0764A298" w16cid:durableId="56AB3248"/>
  <w16cid:commentId w16cid:paraId="3B14460E" w16cid:durableId="312A23F5"/>
  <w16cid:commentId w16cid:paraId="54AAA6BD" w16cid:durableId="4A950D4F"/>
  <w16cid:commentId w16cid:paraId="7229F9AE" w16cid:durableId="5CC684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06E"/>
    <w:multiLevelType w:val="multilevel"/>
    <w:tmpl w:val="96246F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1238F"/>
    <w:multiLevelType w:val="multilevel"/>
    <w:tmpl w:val="BB9278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E694C"/>
    <w:multiLevelType w:val="multilevel"/>
    <w:tmpl w:val="8C1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4A46D7"/>
    <w:multiLevelType w:val="multilevel"/>
    <w:tmpl w:val="F04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EF26A21"/>
    <w:multiLevelType w:val="multilevel"/>
    <w:tmpl w:val="6AE6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F7EED"/>
    <w:multiLevelType w:val="multilevel"/>
    <w:tmpl w:val="429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3E06EFA"/>
    <w:multiLevelType w:val="multilevel"/>
    <w:tmpl w:val="872638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84A92"/>
    <w:multiLevelType w:val="multilevel"/>
    <w:tmpl w:val="1EB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354D44"/>
    <w:multiLevelType w:val="multilevel"/>
    <w:tmpl w:val="ED2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7AD56B9"/>
    <w:multiLevelType w:val="multilevel"/>
    <w:tmpl w:val="67A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9391845"/>
    <w:multiLevelType w:val="multilevel"/>
    <w:tmpl w:val="921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03D4C33"/>
    <w:multiLevelType w:val="multilevel"/>
    <w:tmpl w:val="F3F2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2151AC5"/>
    <w:multiLevelType w:val="multilevel"/>
    <w:tmpl w:val="4EB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5566284"/>
    <w:multiLevelType w:val="multilevel"/>
    <w:tmpl w:val="53A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A451A03"/>
    <w:multiLevelType w:val="multilevel"/>
    <w:tmpl w:val="59E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1C96E61"/>
    <w:multiLevelType w:val="multilevel"/>
    <w:tmpl w:val="A16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F6E7239"/>
    <w:multiLevelType w:val="multilevel"/>
    <w:tmpl w:val="7E5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FA653BF"/>
    <w:multiLevelType w:val="multilevel"/>
    <w:tmpl w:val="1CA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6D15FEC"/>
    <w:multiLevelType w:val="multilevel"/>
    <w:tmpl w:val="72FA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91195"/>
    <w:multiLevelType w:val="multilevel"/>
    <w:tmpl w:val="6FC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4B46FDC"/>
    <w:multiLevelType w:val="multilevel"/>
    <w:tmpl w:val="1F8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F2F107B"/>
    <w:multiLevelType w:val="multilevel"/>
    <w:tmpl w:val="F798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44468742">
    <w:abstractNumId w:val="11"/>
  </w:num>
  <w:num w:numId="2" w16cid:durableId="1903059509">
    <w:abstractNumId w:val="5"/>
  </w:num>
  <w:num w:numId="3" w16cid:durableId="2099711219">
    <w:abstractNumId w:val="18"/>
  </w:num>
  <w:num w:numId="4" w16cid:durableId="1987516057">
    <w:abstractNumId w:val="15"/>
  </w:num>
  <w:num w:numId="5" w16cid:durableId="1395591695">
    <w:abstractNumId w:val="21"/>
  </w:num>
  <w:num w:numId="6" w16cid:durableId="1547525826">
    <w:abstractNumId w:val="7"/>
  </w:num>
  <w:num w:numId="7" w16cid:durableId="1830751256">
    <w:abstractNumId w:val="20"/>
  </w:num>
  <w:num w:numId="8" w16cid:durableId="1739477366">
    <w:abstractNumId w:val="10"/>
  </w:num>
  <w:num w:numId="9" w16cid:durableId="636303512">
    <w:abstractNumId w:val="2"/>
  </w:num>
  <w:num w:numId="10" w16cid:durableId="1280377302">
    <w:abstractNumId w:val="17"/>
  </w:num>
  <w:num w:numId="11" w16cid:durableId="1366177819">
    <w:abstractNumId w:val="8"/>
  </w:num>
  <w:num w:numId="12" w16cid:durableId="2140956348">
    <w:abstractNumId w:val="13"/>
  </w:num>
  <w:num w:numId="13" w16cid:durableId="1862544289">
    <w:abstractNumId w:val="3"/>
  </w:num>
  <w:num w:numId="14" w16cid:durableId="1383097899">
    <w:abstractNumId w:val="12"/>
  </w:num>
  <w:num w:numId="15" w16cid:durableId="371882354">
    <w:abstractNumId w:val="16"/>
  </w:num>
  <w:num w:numId="16" w16cid:durableId="307784423">
    <w:abstractNumId w:val="19"/>
  </w:num>
  <w:num w:numId="17" w16cid:durableId="49429155">
    <w:abstractNumId w:val="14"/>
  </w:num>
  <w:num w:numId="18" w16cid:durableId="1736588853">
    <w:abstractNumId w:val="9"/>
  </w:num>
  <w:num w:numId="19" w16cid:durableId="1457681346">
    <w:abstractNumId w:val="4"/>
  </w:num>
  <w:num w:numId="20" w16cid:durableId="111900402">
    <w:abstractNumId w:val="1"/>
  </w:num>
  <w:num w:numId="21" w16cid:durableId="1643268471">
    <w:abstractNumId w:val="6"/>
  </w:num>
  <w:num w:numId="22" w16cid:durableId="16470098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land ALLAHASSA [ MCA-BJ REG/DCOM/ST ]">
    <w15:presenceInfo w15:providerId="AD" w15:userId="S::rallahassa@mcabeninreg.bj::a9a9988e-5ebd-4f61-b14a-c8c9176121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D2"/>
    <w:rsid w:val="0018694C"/>
    <w:rsid w:val="00204AD2"/>
    <w:rsid w:val="002C3BDC"/>
    <w:rsid w:val="003E16C0"/>
    <w:rsid w:val="00412896"/>
    <w:rsid w:val="00560C58"/>
    <w:rsid w:val="006922B2"/>
    <w:rsid w:val="007A4CBB"/>
    <w:rsid w:val="00996845"/>
    <w:rsid w:val="00AA2544"/>
    <w:rsid w:val="00B43650"/>
    <w:rsid w:val="00BF0709"/>
    <w:rsid w:val="00C15BE0"/>
    <w:rsid w:val="00F7FC80"/>
    <w:rsid w:val="098FFF28"/>
    <w:rsid w:val="119768A9"/>
    <w:rsid w:val="17FDF572"/>
    <w:rsid w:val="2822A1C8"/>
    <w:rsid w:val="2D7BCB46"/>
    <w:rsid w:val="4AE42D8B"/>
    <w:rsid w:val="557AD0CC"/>
    <w:rsid w:val="56FD5EEF"/>
    <w:rsid w:val="5FFE0945"/>
    <w:rsid w:val="63674063"/>
    <w:rsid w:val="658DAD41"/>
    <w:rsid w:val="77CDB715"/>
    <w:rsid w:val="78937E16"/>
    <w:rsid w:val="7CD5F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A914"/>
  <w15:chartTrackingRefBased/>
  <w15:docId w15:val="{A5180FE2-8D49-43F6-B6E6-BE55436F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link w:val="Titre1Car"/>
    <w:uiPriority w:val="9"/>
    <w:qFormat/>
    <w:rsid w:val="00204AD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204AD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204AD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204AD2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204AD2"/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styleId="Titre2Car" w:customStyle="1">
    <w:name w:val="Titre 2 Car"/>
    <w:basedOn w:val="Policepardfaut"/>
    <w:link w:val="Titre2"/>
    <w:uiPriority w:val="9"/>
    <w:rsid w:val="00204AD2"/>
    <w:rPr>
      <w:rFonts w:ascii="Times New Roman" w:hAnsi="Times New Roman" w:eastAsia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Titre3Car" w:customStyle="1">
    <w:name w:val="Titre 3 Car"/>
    <w:basedOn w:val="Policepardfaut"/>
    <w:link w:val="Titre3"/>
    <w:uiPriority w:val="9"/>
    <w:rsid w:val="00204AD2"/>
    <w:rPr>
      <w:rFonts w:ascii="Times New Roman" w:hAnsi="Times New Roman" w:eastAsia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Titre4Car" w:customStyle="1">
    <w:name w:val="Titre 4 Car"/>
    <w:basedOn w:val="Policepardfaut"/>
    <w:link w:val="Titre4"/>
    <w:uiPriority w:val="9"/>
    <w:rsid w:val="00204AD2"/>
    <w:rPr>
      <w:rFonts w:ascii="Times New Roman" w:hAnsi="Times New Roman" w:eastAsia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4A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04AD2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18694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8694C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18694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8694C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1869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C35DB4-A36A-485D-A28E-A16E19608104}"/>
</file>

<file path=customXml/itemProps2.xml><?xml version="1.0" encoding="utf-8"?>
<ds:datastoreItem xmlns:ds="http://schemas.openxmlformats.org/officeDocument/2006/customXml" ds:itemID="{C091AF45-85A7-4214-B4A6-11A10A869BE5}"/>
</file>

<file path=customXml/itemProps3.xml><?xml version="1.0" encoding="utf-8"?>
<ds:datastoreItem xmlns:ds="http://schemas.openxmlformats.org/officeDocument/2006/customXml" ds:itemID="{419AA218-BED8-4BC7-8D47-DAD5012B76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ThinkPad</dc:creator>
  <keywords/>
  <dc:description/>
  <lastModifiedBy>Claude DAWSON</lastModifiedBy>
  <revision>6</revision>
  <dcterms:created xsi:type="dcterms:W3CDTF">2026-02-12T16:28:00.0000000Z</dcterms:created>
  <dcterms:modified xsi:type="dcterms:W3CDTF">2026-02-25T09:50:49.4051373Z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</Properties>
</file>